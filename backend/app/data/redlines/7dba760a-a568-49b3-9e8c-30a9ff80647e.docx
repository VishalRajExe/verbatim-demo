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Liability. </w:t>
      </w:r>
      <w:del w:id="1001" w:author="Test Counsel" w:date="2026-10-02T11:43:23Z">
        <w:r>
          <w:delText xml:space="preserve">The total liability cap is AED 100,000 per year.</w:delText>
        </w:r>
      </w:del>
      <w:ins w:id="1002" w:author="Test Counsel" w:date="2026-10-02T11:43:23Z">
        <w:r>
          <w:t xml:space="preserve">The total liability cap is AED 50,000 per year.</w:t>
        </w:r>
      </w:ins>
    </w:p>
    <w:p>
      <w:r>
        <w:t>Governing law is the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